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2C7D" w14:textId="69243D5F" w:rsidR="00407F10" w:rsidRDefault="00A61434">
      <w:pPr>
        <w:rPr>
          <w:sz w:val="28"/>
          <w:szCs w:val="28"/>
        </w:rPr>
      </w:pPr>
      <w:r>
        <w:rPr>
          <w:sz w:val="28"/>
          <w:szCs w:val="28"/>
        </w:rPr>
        <w:t>set 1:</w:t>
      </w:r>
    </w:p>
    <w:p w14:paraId="4DD9ED07" w14:textId="4CCB361A" w:rsidR="00A61434" w:rsidRDefault="00A61434">
      <w:pPr>
        <w:rPr>
          <w:sz w:val="28"/>
          <w:szCs w:val="28"/>
        </w:rPr>
      </w:pPr>
      <w:r>
        <w:rPr>
          <w:sz w:val="28"/>
          <w:szCs w:val="28"/>
        </w:rPr>
        <w:t>short question (2 marks):</w:t>
      </w:r>
    </w:p>
    <w:p w14:paraId="4ACD915E" w14:textId="6F8AA952" w:rsidR="00A61434" w:rsidRDefault="00A61434" w:rsidP="00A61434">
      <w:pPr>
        <w:numPr>
          <w:ilvl w:val="0"/>
          <w:numId w:val="1"/>
        </w:numPr>
      </w:pPr>
      <w:r>
        <w:t>What is vanishing gradient problem?</w:t>
      </w:r>
    </w:p>
    <w:p w14:paraId="533C8219" w14:textId="77777777" w:rsidR="00A61434" w:rsidRDefault="00A61434" w:rsidP="00A61434">
      <w:pPr>
        <w:numPr>
          <w:ilvl w:val="0"/>
          <w:numId w:val="1"/>
        </w:numPr>
      </w:pPr>
      <w:r>
        <w:t>What is tensor in linear algebra? Give example.</w:t>
      </w:r>
    </w:p>
    <w:p w14:paraId="4E20BF44" w14:textId="77777777" w:rsidR="00A61434" w:rsidRDefault="00A61434" w:rsidP="00A61434">
      <w:pPr>
        <w:numPr>
          <w:ilvl w:val="0"/>
          <w:numId w:val="1"/>
        </w:numPr>
      </w:pPr>
      <w:r w:rsidRPr="00A61434">
        <w:t xml:space="preserve">What </w:t>
      </w:r>
      <w:r>
        <w:t xml:space="preserve">is Dimension Reduction? Write the name of two methods of </w:t>
      </w:r>
      <w:r>
        <w:t>Dimension Reduction</w:t>
      </w:r>
      <w:r>
        <w:t>.</w:t>
      </w:r>
    </w:p>
    <w:p w14:paraId="2FA4D374" w14:textId="77777777" w:rsidR="00A61434" w:rsidRDefault="00A61434" w:rsidP="00A61434">
      <w:pPr>
        <w:numPr>
          <w:ilvl w:val="0"/>
          <w:numId w:val="1"/>
        </w:numPr>
      </w:pPr>
      <w:r>
        <w:t>What happens if the learning rate is too high or too low? Explain with figure.</w:t>
      </w:r>
    </w:p>
    <w:p w14:paraId="500D58EB" w14:textId="77777777" w:rsidR="001D40E7" w:rsidRDefault="00A61434" w:rsidP="00A61434">
      <w:pPr>
        <w:numPr>
          <w:ilvl w:val="0"/>
          <w:numId w:val="1"/>
        </w:numPr>
      </w:pPr>
      <w:r>
        <w:t xml:space="preserve">What is data normalization? Write the name of different techniques </w:t>
      </w:r>
      <w:r w:rsidR="001D40E7">
        <w:t>to achieve Data normalization.</w:t>
      </w:r>
    </w:p>
    <w:p w14:paraId="2CF433E9" w14:textId="77777777" w:rsidR="001D40E7" w:rsidRDefault="001D40E7" w:rsidP="001D40E7">
      <w:pPr>
        <w:numPr>
          <w:ilvl w:val="0"/>
          <w:numId w:val="1"/>
        </w:numPr>
      </w:pPr>
      <w:r>
        <w:t>What is activation function? Give some examples of activation functions.</w:t>
      </w:r>
    </w:p>
    <w:p w14:paraId="2345ED98" w14:textId="77777777" w:rsidR="001D40E7" w:rsidRDefault="001D40E7" w:rsidP="001D40E7">
      <w:pPr>
        <w:numPr>
          <w:ilvl w:val="0"/>
          <w:numId w:val="1"/>
        </w:numPr>
      </w:pPr>
      <w:r>
        <w:t>Write some application of Deep learning.</w:t>
      </w:r>
    </w:p>
    <w:p w14:paraId="0A8179BB" w14:textId="43A66C78" w:rsidR="001D40E7" w:rsidRDefault="001D40E7" w:rsidP="001D40E7">
      <w:pPr>
        <w:rPr>
          <w:sz w:val="28"/>
          <w:szCs w:val="28"/>
        </w:rPr>
      </w:pPr>
      <w:r>
        <w:rPr>
          <w:sz w:val="28"/>
          <w:szCs w:val="28"/>
        </w:rPr>
        <w:t>short question (2</w:t>
      </w:r>
      <w:r>
        <w:rPr>
          <w:sz w:val="28"/>
          <w:szCs w:val="28"/>
        </w:rPr>
        <w:t>.5</w:t>
      </w:r>
      <w:r>
        <w:rPr>
          <w:sz w:val="28"/>
          <w:szCs w:val="28"/>
        </w:rPr>
        <w:t xml:space="preserve"> marks):</w:t>
      </w:r>
    </w:p>
    <w:p w14:paraId="77F84524" w14:textId="5AE78FDB" w:rsidR="001D40E7" w:rsidRPr="001D40E7" w:rsidRDefault="001D40E7" w:rsidP="001D40E7">
      <w:pPr>
        <w:numPr>
          <w:ilvl w:val="0"/>
          <w:numId w:val="3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differences between </w:t>
      </w:r>
      <w:r>
        <w:rPr>
          <w:caps/>
        </w:rPr>
        <w:t>ANN, CNN &amp; rnn</w:t>
      </w:r>
    </w:p>
    <w:p w14:paraId="35C70782" w14:textId="08543CC9" w:rsidR="001D40E7" w:rsidRDefault="001D40E7" w:rsidP="001D40E7">
      <w:pPr>
        <w:numPr>
          <w:ilvl w:val="0"/>
          <w:numId w:val="3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differences between</w:t>
      </w:r>
      <w:r>
        <w:t xml:space="preserve"> Dense and Sparse features in dataset?</w:t>
      </w:r>
    </w:p>
    <w:p w14:paraId="522CAC9C" w14:textId="71E5EAE5" w:rsidR="001D40E7" w:rsidRDefault="001D40E7" w:rsidP="001D40E7">
      <w:pPr>
        <w:numPr>
          <w:ilvl w:val="0"/>
          <w:numId w:val="3"/>
        </w:numPr>
      </w:pPr>
      <w:r>
        <w:t xml:space="preserve">What </w:t>
      </w:r>
      <w:proofErr w:type="gramStart"/>
      <w:r>
        <w:t>is</w:t>
      </w:r>
      <w:proofErr w:type="gramEnd"/>
      <w:r>
        <w:t xml:space="preserve"> the differences between</w:t>
      </w:r>
      <w:r>
        <w:t xml:space="preserve"> Batch Gradient Descent and Stochastic </w:t>
      </w:r>
      <w:r>
        <w:t>Batch Gradient Descent</w:t>
      </w:r>
      <w:r>
        <w:t>?</w:t>
      </w:r>
    </w:p>
    <w:p w14:paraId="5D3888FE" w14:textId="7A07023F" w:rsidR="001D40E7" w:rsidRDefault="001D40E7" w:rsidP="001D40E7">
      <w:pPr>
        <w:numPr>
          <w:ilvl w:val="0"/>
          <w:numId w:val="3"/>
        </w:numPr>
      </w:pPr>
      <w:r>
        <w:t>What is Bias and Variance? What is the scenario of Bias and Variance on Model Overfitting and Underfitting?</w:t>
      </w:r>
    </w:p>
    <w:p w14:paraId="69B1EF0A" w14:textId="3780C4DE" w:rsidR="001D40E7" w:rsidRDefault="001D40E7" w:rsidP="001D40E7">
      <w:pPr>
        <w:rPr>
          <w:sz w:val="28"/>
          <w:szCs w:val="28"/>
        </w:rPr>
      </w:pPr>
      <w:r>
        <w:rPr>
          <w:sz w:val="28"/>
          <w:szCs w:val="28"/>
        </w:rPr>
        <w:t>short question (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marks):</w:t>
      </w:r>
    </w:p>
    <w:p w14:paraId="4404925B" w14:textId="596644D2" w:rsidR="0003236A" w:rsidRDefault="0003236A" w:rsidP="001D40E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6B0754" wp14:editId="2D3ECA3A">
            <wp:extent cx="3474720" cy="2132349"/>
            <wp:effectExtent l="0" t="0" r="0" b="1270"/>
            <wp:docPr id="543631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31189" name="Picture 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1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C603" w14:textId="77777777" w:rsidR="0003236A" w:rsidRDefault="00E74BF4" w:rsidP="0003236A">
      <w:pPr>
        <w:ind w:firstLine="720"/>
      </w:pPr>
      <w:r w:rsidRPr="0003236A">
        <w:rPr>
          <w:noProof/>
        </w:rPr>
        <mc:AlternateContent>
          <mc:Choice Requires="wpc">
            <w:drawing>
              <wp:inline distT="0" distB="0" distL="0" distR="0" wp14:anchorId="7B5F3CD1" wp14:editId="7F7A8865">
                <wp:extent cx="40640" cy="23495"/>
                <wp:effectExtent l="0" t="0" r="0" b="0"/>
                <wp:docPr id="269885213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46216CEE" id="Canvas 9" o:spid="_x0000_s1026" editas="canvas" style="width:3.2pt;height:1.85pt;mso-position-horizontal-relative:char;mso-position-vertical-relative:line" coordsize="4064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0640;height:23495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29919266" w14:textId="620D5C60" w:rsidR="001D40E7" w:rsidRPr="0003236A" w:rsidRDefault="0003236A" w:rsidP="0003236A">
      <w:pPr>
        <w:ind w:firstLine="720"/>
      </w:pPr>
      <w:r w:rsidRPr="0003236A">
        <w:lastRenderedPageBreak/>
        <w:t>1.Explain the figure properly.</w:t>
      </w:r>
    </w:p>
    <w:p w14:paraId="7A437547" w14:textId="6A054714" w:rsidR="001D40E7" w:rsidRDefault="001D40E7" w:rsidP="001D40E7">
      <w:pPr>
        <w:tabs>
          <w:tab w:val="left" w:pos="2565"/>
        </w:tabs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EB2B8" wp14:editId="3B233884">
                <wp:simplePos x="0" y="0"/>
                <wp:positionH relativeFrom="column">
                  <wp:posOffset>1381125</wp:posOffset>
                </wp:positionH>
                <wp:positionV relativeFrom="paragraph">
                  <wp:posOffset>7620</wp:posOffset>
                </wp:positionV>
                <wp:extent cx="180975" cy="161925"/>
                <wp:effectExtent l="0" t="19050" r="9525" b="47625"/>
                <wp:wrapNone/>
                <wp:docPr id="1557107574" name="Not Equ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prstGeom prst="mathNot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60C8C" id="Not Equal 2" o:spid="_x0000_s1026" style="position:absolute;margin-left:108.75pt;margin-top:.6pt;width:14.2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" path="m23988,33357r63562,l99691,r35788,13026l128079,33357r28908,l156987,71441r-42770,l107287,90484r49700,l156987,128568r-63562,l81284,161925,45496,148899r7400,-20331l23988,128568r,-38084l66758,90484,73688,71441r-49700,l23988,33357xe" fillcolor="#90c226 [3204]" strokecolor="#151c05 [484]" strokeweight="1.5pt">
                <v:stroke endcap="round"/>
                <v:path arrowok="t" o:connecttype="custom" o:connectlocs="23988,33357;87550,33357;99691,0;135479,13026;128079,33357;156987,33357;156987,71441;114217,71441;107287,90484;156987,90484;156987,128568;93425,128568;81284,161925;45496,148899;52896,128568;23988,128568;23988,90484;66758,90484;73688,71441;23988,71441;23988,33357" o:connectangles="0,0,0,0,0,0,0,0,0,0,0,0,0,0,0,0,0,0,0,0,0"/>
              </v:shape>
            </w:pict>
          </mc:Fallback>
        </mc:AlternateContent>
      </w:r>
      <w:r>
        <w:t xml:space="preserve">Assume Y </w:t>
      </w:r>
      <w:r>
        <w:tab/>
        <w:t>Y’. Write the formula for update W11 by using chain rule equation. How will you get Y = Y’? explain your answer.</w:t>
      </w:r>
    </w:p>
    <w:p w14:paraId="6B21BD3B" w14:textId="16EDE348" w:rsidR="001D40E7" w:rsidRDefault="001D40E7" w:rsidP="00A6438C">
      <w:pPr>
        <w:numPr>
          <w:ilvl w:val="0"/>
          <w:numId w:val="5"/>
        </w:numPr>
        <w:tabs>
          <w:tab w:val="left" w:pos="2565"/>
        </w:tabs>
      </w:pPr>
      <w:r>
        <w:t>How does CNN works? Explain with proper diagram.</w:t>
      </w:r>
    </w:p>
    <w:p w14:paraId="7014FFF1" w14:textId="2EDAC170" w:rsidR="001D40E7" w:rsidRDefault="001D40E7" w:rsidP="00A6438C">
      <w:pPr>
        <w:numPr>
          <w:ilvl w:val="0"/>
          <w:numId w:val="5"/>
        </w:numPr>
        <w:tabs>
          <w:tab w:val="left" w:pos="2565"/>
        </w:tabs>
      </w:pPr>
      <w:r>
        <w:t>Describe the architecture of LSTM with proper diagram.</w:t>
      </w:r>
    </w:p>
    <w:p w14:paraId="21FEE8EF" w14:textId="4DA2FA7A" w:rsidR="001D40E7" w:rsidRDefault="001D40E7" w:rsidP="00A6438C">
      <w:pPr>
        <w:numPr>
          <w:ilvl w:val="0"/>
          <w:numId w:val="5"/>
        </w:numPr>
        <w:tabs>
          <w:tab w:val="left" w:pos="2565"/>
        </w:tabs>
      </w:pPr>
      <w:r>
        <w:t>What is perceptron? Write the perceptron learning algorithm. Explain the geometric view of perceptron.</w:t>
      </w:r>
    </w:p>
    <w:p w14:paraId="7F39033E" w14:textId="77777777" w:rsidR="00F83182" w:rsidRDefault="00F83182" w:rsidP="00F83182">
      <w:pPr>
        <w:tabs>
          <w:tab w:val="left" w:pos="2565"/>
        </w:tabs>
      </w:pPr>
    </w:p>
    <w:p w14:paraId="51FCD875" w14:textId="0404B0CC" w:rsidR="00F83182" w:rsidRDefault="00F83182" w:rsidP="00F83182">
      <w:pPr>
        <w:rPr>
          <w:sz w:val="28"/>
          <w:szCs w:val="28"/>
        </w:rPr>
      </w:pPr>
      <w:r>
        <w:rPr>
          <w:sz w:val="28"/>
          <w:szCs w:val="28"/>
        </w:rPr>
        <w:t xml:space="preserve">set </w:t>
      </w:r>
      <w:r w:rsidR="0003236A">
        <w:rPr>
          <w:sz w:val="28"/>
          <w:szCs w:val="28"/>
        </w:rPr>
        <w:t>2</w:t>
      </w:r>
    </w:p>
    <w:p w14:paraId="3DD318D9" w14:textId="77777777" w:rsidR="00F83182" w:rsidRDefault="00F83182" w:rsidP="00F83182">
      <w:pPr>
        <w:rPr>
          <w:sz w:val="28"/>
          <w:szCs w:val="28"/>
        </w:rPr>
      </w:pPr>
      <w:r>
        <w:rPr>
          <w:sz w:val="28"/>
          <w:szCs w:val="28"/>
        </w:rPr>
        <w:t>short question (2 marks):</w:t>
      </w:r>
    </w:p>
    <w:p w14:paraId="48E05375" w14:textId="07480AD6" w:rsidR="00F83182" w:rsidRDefault="00F83182" w:rsidP="00F83182">
      <w:pPr>
        <w:numPr>
          <w:ilvl w:val="0"/>
          <w:numId w:val="6"/>
        </w:numPr>
      </w:pPr>
      <w:r>
        <w:t>What are the main applications of deep learning?</w:t>
      </w:r>
    </w:p>
    <w:p w14:paraId="543B6892" w14:textId="77777777" w:rsidR="00F83182" w:rsidRDefault="00F83182" w:rsidP="00F83182">
      <w:pPr>
        <w:numPr>
          <w:ilvl w:val="0"/>
          <w:numId w:val="6"/>
        </w:numPr>
      </w:pPr>
      <w:r>
        <w:t>What is data normalization? Write the name of different techniques to achieve Data normalization.</w:t>
      </w:r>
    </w:p>
    <w:p w14:paraId="7C0FE672" w14:textId="19E5D3AA" w:rsidR="00F83182" w:rsidRDefault="00F83182" w:rsidP="00F83182">
      <w:pPr>
        <w:numPr>
          <w:ilvl w:val="0"/>
          <w:numId w:val="6"/>
        </w:numPr>
      </w:pPr>
      <w:r>
        <w:t>How to remove Vanishing Gradient Problem?</w:t>
      </w:r>
    </w:p>
    <w:p w14:paraId="14E6D06D" w14:textId="208053F9" w:rsidR="00F83182" w:rsidRPr="00F83182" w:rsidRDefault="00F83182" w:rsidP="00F83182">
      <w:pPr>
        <w:numPr>
          <w:ilvl w:val="0"/>
          <w:numId w:val="6"/>
        </w:numPr>
      </w:pPr>
      <w:r>
        <w:t xml:space="preserve">Write three </w:t>
      </w:r>
      <w:r>
        <w:t xml:space="preserve">differences between </w:t>
      </w:r>
      <w:r>
        <w:rPr>
          <w:caps/>
        </w:rPr>
        <w:t>ANN, CNN &amp; rnn</w:t>
      </w:r>
      <w:r>
        <w:rPr>
          <w:caps/>
        </w:rPr>
        <w:t>.</w:t>
      </w:r>
    </w:p>
    <w:p w14:paraId="1D1FC796" w14:textId="4E121EF9" w:rsidR="00F83182" w:rsidRPr="00F83182" w:rsidRDefault="003E66A5" w:rsidP="00F83182">
      <w:pPr>
        <w:numPr>
          <w:ilvl w:val="0"/>
          <w:numId w:val="6"/>
        </w:numPr>
      </w:pPr>
      <w:ins w:id="0" w:author="Istiak Adil" w:date="2026-04-03T21:52:00Z">
        <w:r w:rsidRPr="003E66A5">
          <w:rPr>
            <w:caps/>
          </w:rPr>
          <w:t>What are Global Minima and Local Minima?</w:t>
        </w:r>
      </w:ins>
      <w:del w:id="1" w:author="Istiak Adil" w:date="2026-04-03T21:51:00Z" w16du:dateUtc="2026-04-03T15:51:00Z">
        <w:r w:rsidR="00F83182" w:rsidDel="003E66A5">
          <w:rPr>
            <w:caps/>
          </w:rPr>
          <w:delText>What are global minima and local minima?</w:delText>
        </w:r>
      </w:del>
    </w:p>
    <w:p w14:paraId="59AA9E8E" w14:textId="544B17E1" w:rsidR="00F83182" w:rsidRPr="00F83182" w:rsidRDefault="00F83182" w:rsidP="00F83182">
      <w:pPr>
        <w:numPr>
          <w:ilvl w:val="0"/>
          <w:numId w:val="6"/>
        </w:numPr>
      </w:pPr>
      <w:r>
        <w:rPr>
          <w:caps/>
        </w:rPr>
        <w:t>When we calculate mean squared error(mse) and binary cross entropy? write the equations of these loss function.</w:t>
      </w:r>
    </w:p>
    <w:p w14:paraId="2EF37F60" w14:textId="594CECC4" w:rsidR="00F83182" w:rsidRDefault="0003236A" w:rsidP="00F83182">
      <w:pPr>
        <w:numPr>
          <w:ilvl w:val="0"/>
          <w:numId w:val="6"/>
        </w:numPr>
      </w:pPr>
      <w:r>
        <w:t xml:space="preserve">Write the equation for </w:t>
      </w:r>
      <w:proofErr w:type="spellStart"/>
      <w:r>
        <w:t>ReLU</w:t>
      </w:r>
      <w:proofErr w:type="spellEnd"/>
      <w:r>
        <w:t xml:space="preserve"> activation function. Give two advantages of </w:t>
      </w:r>
      <w:proofErr w:type="spellStart"/>
      <w:r>
        <w:t>ReLU</w:t>
      </w:r>
      <w:proofErr w:type="spellEnd"/>
      <w:r>
        <w:t xml:space="preserve"> activation function.</w:t>
      </w:r>
    </w:p>
    <w:p w14:paraId="39235CAE" w14:textId="6722932B" w:rsidR="0003236A" w:rsidRDefault="0003236A" w:rsidP="0003236A"/>
    <w:p w14:paraId="0CECD4A9" w14:textId="77777777" w:rsidR="0003236A" w:rsidRDefault="0003236A" w:rsidP="0003236A">
      <w:pPr>
        <w:rPr>
          <w:sz w:val="28"/>
          <w:szCs w:val="28"/>
        </w:rPr>
      </w:pPr>
      <w:r>
        <w:rPr>
          <w:sz w:val="28"/>
          <w:szCs w:val="28"/>
        </w:rPr>
        <w:t>short question (2.5 marks):</w:t>
      </w:r>
    </w:p>
    <w:p w14:paraId="6E1A95AC" w14:textId="676B3C48" w:rsidR="0003236A" w:rsidRDefault="0003236A" w:rsidP="0003236A">
      <w:pPr>
        <w:numPr>
          <w:ilvl w:val="0"/>
          <w:numId w:val="7"/>
        </w:numPr>
      </w:pPr>
      <w:r>
        <w:t xml:space="preserve">Describe </w:t>
      </w:r>
      <w:proofErr w:type="gramStart"/>
      <w:r>
        <w:t>PCA(Principle</w:t>
      </w:r>
      <w:proofErr w:type="gramEnd"/>
      <w:r>
        <w:t xml:space="preserve"> Component Analysis) with an example.</w:t>
      </w:r>
    </w:p>
    <w:p w14:paraId="4810A630" w14:textId="5B091327" w:rsidR="0003236A" w:rsidRDefault="0003236A" w:rsidP="0003236A">
      <w:pPr>
        <w:numPr>
          <w:ilvl w:val="0"/>
          <w:numId w:val="7"/>
        </w:numPr>
      </w:pPr>
      <w:r>
        <w:t>What is Saturating Function? Explain it by two activation functions.</w:t>
      </w:r>
    </w:p>
    <w:p w14:paraId="12C963A0" w14:textId="465B4A1B" w:rsidR="0003236A" w:rsidRDefault="0003236A" w:rsidP="0003236A">
      <w:pPr>
        <w:numPr>
          <w:ilvl w:val="0"/>
          <w:numId w:val="7"/>
        </w:numPr>
        <w:rPr>
          <w:ins w:id="2" w:author="Istiak Adil" w:date="2026-04-03T21:44:00Z" w16du:dateUtc="2026-04-03T15:44:00Z"/>
        </w:rPr>
      </w:pPr>
      <w:ins w:id="3" w:author="Istiak Adil" w:date="2026-04-03T21:44:00Z" w16du:dateUtc="2026-04-03T15:44:00Z">
        <w:r>
          <w:t xml:space="preserve">Explain </w:t>
        </w:r>
        <w:proofErr w:type="spellStart"/>
        <w:r>
          <w:t>Adagrad</w:t>
        </w:r>
        <w:proofErr w:type="spellEnd"/>
        <w:r>
          <w:t xml:space="preserve"> Optimizer.</w:t>
        </w:r>
      </w:ins>
    </w:p>
    <w:p w14:paraId="49B74F69" w14:textId="0DAC8298" w:rsidR="0003236A" w:rsidRDefault="0003236A" w:rsidP="0003236A">
      <w:pPr>
        <w:numPr>
          <w:ilvl w:val="0"/>
          <w:numId w:val="7"/>
        </w:numPr>
        <w:rPr>
          <w:ins w:id="4" w:author="Istiak Adil" w:date="2026-04-03T21:47:00Z" w16du:dateUtc="2026-04-03T15:47:00Z"/>
        </w:rPr>
      </w:pPr>
      <w:ins w:id="5" w:author="Istiak Adil" w:date="2026-04-03T21:44:00Z" w16du:dateUtc="2026-04-03T15:44:00Z">
        <w:r>
          <w:t>Assume you have a neuron with two inputs X</w:t>
        </w:r>
      </w:ins>
      <w:ins w:id="6" w:author="Istiak Adil" w:date="2026-04-03T21:45:00Z" w16du:dateUtc="2026-04-03T15:45:00Z">
        <w:r>
          <w:t xml:space="preserve"> = [3,7] that uses both the </w:t>
        </w:r>
        <w:proofErr w:type="spellStart"/>
        <w:r>
          <w:t>ReLU</w:t>
        </w:r>
        <w:proofErr w:type="spellEnd"/>
        <w:r>
          <w:t xml:space="preserve"> and </w:t>
        </w:r>
      </w:ins>
      <w:ins w:id="7" w:author="Istiak Adil" w:date="2026-04-03T21:46:00Z" w16du:dateUtc="2026-04-03T15:46:00Z">
        <w:r>
          <w:t>Sigmoid activation functions separately. The neuron has the following parameters:</w:t>
        </w:r>
      </w:ins>
    </w:p>
    <w:p w14:paraId="3116B783" w14:textId="77777777" w:rsidR="0003236A" w:rsidRDefault="0003236A" w:rsidP="0003236A">
      <w:pPr>
        <w:rPr>
          <w:ins w:id="8" w:author="Istiak Adil" w:date="2026-04-03T21:46:00Z" w16du:dateUtc="2026-04-03T15:46:00Z"/>
        </w:rPr>
        <w:pPrChange w:id="9" w:author="Istiak Adil" w:date="2026-04-03T21:47:00Z" w16du:dateUtc="2026-04-03T15:47:00Z">
          <w:pPr>
            <w:numPr>
              <w:numId w:val="7"/>
            </w:numPr>
            <w:ind w:left="1080" w:hanging="360"/>
          </w:pPr>
        </w:pPrChange>
      </w:pPr>
    </w:p>
    <w:p w14:paraId="0728F5CA" w14:textId="55D8B24E" w:rsidR="0003236A" w:rsidRDefault="0003236A" w:rsidP="0003236A">
      <w:pPr>
        <w:numPr>
          <w:ilvl w:val="0"/>
          <w:numId w:val="8"/>
        </w:numPr>
        <w:rPr>
          <w:ins w:id="10" w:author="Istiak Adil" w:date="2026-04-03T21:46:00Z" w16du:dateUtc="2026-04-03T15:46:00Z"/>
        </w:rPr>
      </w:pPr>
      <w:ins w:id="11" w:author="Istiak Adil" w:date="2026-04-03T21:46:00Z" w16du:dateUtc="2026-04-03T15:46:00Z">
        <w:r>
          <w:lastRenderedPageBreak/>
          <w:t>Weights = [0.4, 0.6]</w:t>
        </w:r>
      </w:ins>
    </w:p>
    <w:p w14:paraId="2EC69996" w14:textId="33E12E4D" w:rsidR="0003236A" w:rsidRPr="00F83182" w:rsidRDefault="0003236A" w:rsidP="0003236A">
      <w:pPr>
        <w:numPr>
          <w:ilvl w:val="0"/>
          <w:numId w:val="8"/>
        </w:numPr>
        <w:pPrChange w:id="12" w:author="Istiak Adil" w:date="2026-04-03T21:46:00Z" w16du:dateUtc="2026-04-03T15:46:00Z">
          <w:pPr>
            <w:numPr>
              <w:numId w:val="7"/>
            </w:numPr>
            <w:ind w:left="1080" w:hanging="360"/>
          </w:pPr>
        </w:pPrChange>
      </w:pPr>
      <w:ins w:id="13" w:author="Istiak Adil" w:date="2026-04-03T21:46:00Z" w16du:dateUtc="2026-04-03T15:46:00Z">
        <w:r>
          <w:t>Bias = 0.2</w:t>
        </w:r>
      </w:ins>
    </w:p>
    <w:p w14:paraId="7AC77C6A" w14:textId="00087481" w:rsidR="00F83182" w:rsidRDefault="003E66A5" w:rsidP="00F83182">
      <w:pPr>
        <w:tabs>
          <w:tab w:val="left" w:pos="2565"/>
        </w:tabs>
        <w:rPr>
          <w:ins w:id="14" w:author="Istiak Adil" w:date="2026-04-03T21:48:00Z" w16du:dateUtc="2026-04-03T15:48:00Z"/>
        </w:rPr>
      </w:pPr>
      <w:ins w:id="15" w:author="Istiak Adil" w:date="2026-04-03T21:47:00Z" w16du:dateUtc="2026-04-03T15:47:00Z">
        <w:r>
          <w:t xml:space="preserve">                Calculate the output of the neuron during the feedforward process.</w:t>
        </w:r>
      </w:ins>
    </w:p>
    <w:p w14:paraId="73562D2F" w14:textId="35E08D89" w:rsidR="003E66A5" w:rsidRDefault="003E66A5" w:rsidP="003E66A5">
      <w:pPr>
        <w:rPr>
          <w:ins w:id="16" w:author="Istiak Adil" w:date="2026-04-03T21:48:00Z" w16du:dateUtc="2026-04-03T15:48:00Z"/>
          <w:sz w:val="28"/>
          <w:szCs w:val="28"/>
        </w:rPr>
      </w:pPr>
      <w:ins w:id="17" w:author="Istiak Adil" w:date="2026-04-03T21:48:00Z" w16du:dateUtc="2026-04-03T15:48:00Z">
        <w:r>
          <w:rPr>
            <w:sz w:val="28"/>
            <w:szCs w:val="28"/>
          </w:rPr>
          <w:t>question (</w:t>
        </w:r>
        <w:r>
          <w:rPr>
            <w:sz w:val="28"/>
            <w:szCs w:val="28"/>
          </w:rPr>
          <w:t>5</w:t>
        </w:r>
        <w:r>
          <w:rPr>
            <w:sz w:val="28"/>
            <w:szCs w:val="28"/>
          </w:rPr>
          <w:t xml:space="preserve"> marks):</w:t>
        </w:r>
      </w:ins>
    </w:p>
    <w:p w14:paraId="724EF12A" w14:textId="0A5B8DF6" w:rsidR="003E66A5" w:rsidRDefault="003E66A5" w:rsidP="003E66A5">
      <w:pPr>
        <w:numPr>
          <w:ilvl w:val="0"/>
          <w:numId w:val="9"/>
        </w:numPr>
        <w:tabs>
          <w:tab w:val="left" w:pos="2565"/>
        </w:tabs>
        <w:rPr>
          <w:ins w:id="18" w:author="Istiak Adil" w:date="2026-04-03T21:49:00Z" w16du:dateUtc="2026-04-03T15:49:00Z"/>
        </w:rPr>
      </w:pPr>
      <w:ins w:id="19" w:author="Istiak Adil" w:date="2026-04-03T21:49:00Z" w16du:dateUtc="2026-04-03T15:49:00Z">
        <w:r>
          <w:t>How does CNN work? Explain with proper diagram.</w:t>
        </w:r>
      </w:ins>
    </w:p>
    <w:p w14:paraId="5B9D91F1" w14:textId="0471636B" w:rsidR="003E66A5" w:rsidRDefault="003E66A5" w:rsidP="003E66A5">
      <w:pPr>
        <w:numPr>
          <w:ilvl w:val="0"/>
          <w:numId w:val="9"/>
        </w:numPr>
        <w:tabs>
          <w:tab w:val="left" w:pos="2565"/>
        </w:tabs>
        <w:rPr>
          <w:ins w:id="20" w:author="Istiak Adil" w:date="2026-04-03T21:49:00Z" w16du:dateUtc="2026-04-03T15:49:00Z"/>
        </w:rPr>
      </w:pPr>
      <w:ins w:id="21" w:author="Istiak Adil" w:date="2026-04-03T21:49:00Z" w16du:dateUtc="2026-04-03T15:49:00Z">
        <w:r>
          <w:t>Describe the architecture of LSTM with proper diagram.</w:t>
        </w:r>
      </w:ins>
    </w:p>
    <w:p w14:paraId="518FE29E" w14:textId="77777777" w:rsidR="003E66A5" w:rsidRDefault="003E66A5" w:rsidP="003E66A5">
      <w:pPr>
        <w:numPr>
          <w:ilvl w:val="0"/>
          <w:numId w:val="9"/>
        </w:numPr>
        <w:tabs>
          <w:tab w:val="left" w:pos="2565"/>
        </w:tabs>
        <w:rPr>
          <w:ins w:id="22" w:author="Istiak Adil" w:date="2026-04-03T21:50:00Z" w16du:dateUtc="2026-04-03T15:50:00Z"/>
        </w:rPr>
      </w:pPr>
      <w:ins w:id="23" w:author="Istiak Adil" w:date="2026-04-03T21:50:00Z" w16du:dateUtc="2026-04-03T15:50:00Z">
        <w:r>
          <w:t>What is perceptron? Write the perceptron learning algorithm. Explain the geometric view of perceptron.</w:t>
        </w:r>
      </w:ins>
    </w:p>
    <w:p w14:paraId="16AA88F1" w14:textId="77777777" w:rsidR="003E66A5" w:rsidRDefault="003E66A5" w:rsidP="003E66A5">
      <w:pPr>
        <w:numPr>
          <w:ilvl w:val="0"/>
          <w:numId w:val="9"/>
        </w:numPr>
        <w:tabs>
          <w:tab w:val="left" w:pos="2565"/>
        </w:tabs>
        <w:rPr>
          <w:ins w:id="24" w:author="Istiak Adil" w:date="2026-04-03T21:50:00Z" w16du:dateUtc="2026-04-03T15:50:00Z"/>
        </w:rPr>
      </w:pPr>
    </w:p>
    <w:p w14:paraId="6B91BA44" w14:textId="2928A428" w:rsidR="003E66A5" w:rsidRPr="00A61434" w:rsidRDefault="003E66A5" w:rsidP="003E66A5">
      <w:pPr>
        <w:tabs>
          <w:tab w:val="left" w:pos="2565"/>
        </w:tabs>
        <w:ind w:left="936"/>
        <w:pPrChange w:id="25" w:author="Istiak Adil" w:date="2026-04-03T21:50:00Z" w16du:dateUtc="2026-04-03T15:50:00Z">
          <w:pPr>
            <w:tabs>
              <w:tab w:val="left" w:pos="2565"/>
            </w:tabs>
          </w:pPr>
        </w:pPrChange>
      </w:pPr>
      <w:ins w:id="26" w:author="Istiak Adil" w:date="2026-04-03T21:50:00Z" w16du:dateUtc="2026-04-03T15:50:00Z">
        <w:r>
          <w:rPr>
            <w:noProof/>
          </w:rPr>
          <w:drawing>
            <wp:inline distT="0" distB="0" distL="0" distR="0" wp14:anchorId="172E66FA" wp14:editId="679602DB">
              <wp:extent cx="4972744" cy="3858163"/>
              <wp:effectExtent l="0" t="0" r="0" b="9525"/>
              <wp:docPr id="1297128467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97128467" name="Picture 1297128467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744" cy="3858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3E66A5" w:rsidRPr="00A61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EEC9" w14:textId="77777777" w:rsidR="00C0084F" w:rsidRDefault="00C0084F" w:rsidP="00364CB9">
      <w:pPr>
        <w:spacing w:after="0" w:line="240" w:lineRule="auto"/>
      </w:pPr>
      <w:r>
        <w:separator/>
      </w:r>
    </w:p>
  </w:endnote>
  <w:endnote w:type="continuationSeparator" w:id="0">
    <w:p w14:paraId="2238C603" w14:textId="77777777" w:rsidR="00C0084F" w:rsidRDefault="00C0084F" w:rsidP="0036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D555" w14:textId="77777777" w:rsidR="00C0084F" w:rsidRDefault="00C0084F" w:rsidP="00364CB9">
      <w:pPr>
        <w:spacing w:after="0" w:line="240" w:lineRule="auto"/>
      </w:pPr>
      <w:r>
        <w:separator/>
      </w:r>
    </w:p>
  </w:footnote>
  <w:footnote w:type="continuationSeparator" w:id="0">
    <w:p w14:paraId="7F8ECEC2" w14:textId="77777777" w:rsidR="00C0084F" w:rsidRDefault="00C0084F" w:rsidP="00364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34DE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E22B61"/>
    <w:multiLevelType w:val="hybridMultilevel"/>
    <w:tmpl w:val="A532121E"/>
    <w:lvl w:ilvl="0" w:tplc="37E6F1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B339BD"/>
    <w:multiLevelType w:val="hybridMultilevel"/>
    <w:tmpl w:val="BE9CD960"/>
    <w:lvl w:ilvl="0" w:tplc="9788C5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865EE"/>
    <w:multiLevelType w:val="hybridMultilevel"/>
    <w:tmpl w:val="5B3ED5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6721BC"/>
    <w:multiLevelType w:val="hybridMultilevel"/>
    <w:tmpl w:val="28CA3414"/>
    <w:lvl w:ilvl="0" w:tplc="C9CAC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79148D"/>
    <w:multiLevelType w:val="hybridMultilevel"/>
    <w:tmpl w:val="B7E674E0"/>
    <w:lvl w:ilvl="0" w:tplc="B8202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0F4D94"/>
    <w:multiLevelType w:val="hybridMultilevel"/>
    <w:tmpl w:val="B0F89330"/>
    <w:lvl w:ilvl="0" w:tplc="23942982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" w15:restartNumberingAfterBreak="0">
    <w:nsid w:val="4AB25D11"/>
    <w:multiLevelType w:val="hybridMultilevel"/>
    <w:tmpl w:val="9F2A8604"/>
    <w:lvl w:ilvl="0" w:tplc="D98A3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3C608C"/>
    <w:multiLevelType w:val="hybridMultilevel"/>
    <w:tmpl w:val="704ED8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5537193">
    <w:abstractNumId w:val="3"/>
  </w:num>
  <w:num w:numId="2" w16cid:durableId="1722752753">
    <w:abstractNumId w:val="0"/>
  </w:num>
  <w:num w:numId="3" w16cid:durableId="879245289">
    <w:abstractNumId w:val="1"/>
  </w:num>
  <w:num w:numId="4" w16cid:durableId="1214466375">
    <w:abstractNumId w:val="7"/>
  </w:num>
  <w:num w:numId="5" w16cid:durableId="9257640">
    <w:abstractNumId w:val="4"/>
  </w:num>
  <w:num w:numId="6" w16cid:durableId="1333797605">
    <w:abstractNumId w:val="5"/>
  </w:num>
  <w:num w:numId="7" w16cid:durableId="1946616616">
    <w:abstractNumId w:val="2"/>
  </w:num>
  <w:num w:numId="8" w16cid:durableId="1638877424">
    <w:abstractNumId w:val="8"/>
  </w:num>
  <w:num w:numId="9" w16cid:durableId="17295672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tiak Adil">
    <w15:presenceInfo w15:providerId="Windows Live" w15:userId="b2cb23b51af857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34"/>
    <w:rsid w:val="0003236A"/>
    <w:rsid w:val="001D40E7"/>
    <w:rsid w:val="00265726"/>
    <w:rsid w:val="00280760"/>
    <w:rsid w:val="00364CB9"/>
    <w:rsid w:val="003E66A5"/>
    <w:rsid w:val="00407F10"/>
    <w:rsid w:val="00801846"/>
    <w:rsid w:val="00A554C8"/>
    <w:rsid w:val="00A61434"/>
    <w:rsid w:val="00A6438C"/>
    <w:rsid w:val="00B85087"/>
    <w:rsid w:val="00BD45CF"/>
    <w:rsid w:val="00C0084F"/>
    <w:rsid w:val="00DC072A"/>
    <w:rsid w:val="00E74BF4"/>
    <w:rsid w:val="00F8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C5E0"/>
  <w15:chartTrackingRefBased/>
  <w15:docId w15:val="{7A14E007-49BC-479D-891E-0F8BBC98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6A5"/>
  </w:style>
  <w:style w:type="paragraph" w:styleId="Heading1">
    <w:name w:val="heading 1"/>
    <w:basedOn w:val="Normal"/>
    <w:next w:val="Normal"/>
    <w:link w:val="Heading1Char"/>
    <w:uiPriority w:val="9"/>
    <w:qFormat/>
    <w:rsid w:val="00A6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34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34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434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34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34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34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34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434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34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34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34"/>
    <w:rPr>
      <w:b/>
      <w:bCs/>
      <w:smallCaps/>
      <w:color w:val="6B911C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D40E7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6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CB9"/>
  </w:style>
  <w:style w:type="paragraph" w:styleId="Footer">
    <w:name w:val="footer"/>
    <w:basedOn w:val="Normal"/>
    <w:link w:val="FooterChar"/>
    <w:uiPriority w:val="99"/>
    <w:unhideWhenUsed/>
    <w:rsid w:val="0036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CB9"/>
  </w:style>
  <w:style w:type="paragraph" w:styleId="Revision">
    <w:name w:val="Revision"/>
    <w:hidden/>
    <w:uiPriority w:val="99"/>
    <w:semiHidden/>
    <w:rsid w:val="000323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Istiak Adil</dc:creator>
  <cp:keywords/>
  <dc:description/>
  <cp:lastModifiedBy>Istiak Adil</cp:lastModifiedBy>
  <cp:revision>1</cp:revision>
  <dcterms:created xsi:type="dcterms:W3CDTF">2026-04-03T14:18:00Z</dcterms:created>
  <dcterms:modified xsi:type="dcterms:W3CDTF">2026-04-03T15:53:00Z</dcterms:modified>
</cp:coreProperties>
</file>